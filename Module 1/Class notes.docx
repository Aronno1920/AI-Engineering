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1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3779" cy="2002681"/>
            <wp:effectExtent b="0" l="0" r="0" t="0"/>
            <wp:docPr descr="Placeholder image" id="1" name="image2.png"/>
            <a:graphic>
              <a:graphicData uri="http://schemas.openxmlformats.org/drawingml/2006/picture">
                <pic:pic>
                  <pic:nvPicPr>
                    <pic:cNvPr descr="Placeholder 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779" cy="2002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hanging="15"/>
        <w:rPr>
          <w:color w:val="ff5722"/>
        </w:rPr>
      </w:pPr>
      <w:bookmarkStart w:colFirst="0" w:colLast="0" w:name="_xlfxrw3h3nzh" w:id="0"/>
      <w:bookmarkEnd w:id="0"/>
      <w:r w:rsidDel="00000000" w:rsidR="00000000" w:rsidRPr="00000000">
        <w:rPr>
          <w:color w:val="ff5722"/>
          <w:rtl w:val="0"/>
        </w:rPr>
        <w:t xml:space="preserve">Class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hyvzwaknskh" w:id="1"/>
      <w:bookmarkEnd w:id="1"/>
      <w:r w:rsidDel="00000000" w:rsidR="00000000" w:rsidRPr="00000000">
        <w:rPr>
          <w:rtl w:val="0"/>
        </w:rPr>
        <w:t xml:space="preserve">Date: 10/05/2025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Writing to diary.txt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open('diary.txt', 'w') as f: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f.write("Day 1: I started learning Python!\n")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f.write("Day 2: I learned how to write files.")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00:28:35</w:t>
        <w:tab/>
        <w:t xml:space="preserve">Jaid Jashim:</w:t>
        <w:tab/>
        <w:t xml:space="preserve"># Reading from diary.txt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 open('diary.txt', 'r') as f: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print(f.read())</w:t>
        <w:br w:type="textWrapping"/>
        <w:t xml:space="preserve">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Writing to diary.txt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with open('diary.txt', 'w') as f: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f.write("Day 1: I started learning Python!\n")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f.write("Day 2: I learned how to write files.")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00:28:35</w:t>
        <w:tab/>
        <w:t xml:space="preserve">Jaid Jashim:</w:t>
        <w:tab/>
        <w:t xml:space="preserve"># Reading from diary.txt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with open('diary.txt', 'r') as f: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print(f.read())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csv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custom_dat =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["user_name", "user_role", "user_address", "user_</w:t>
      </w:r>
      <w:del w:author="Moynuddin Al Masum (Moin)" w:id="0" w:date="2025-05-14T10:26:58Z">
        <w:r w:rsidDel="00000000" w:rsidR="00000000" w:rsidRPr="00000000">
          <w:rPr>
            <w:rtl w:val="0"/>
          </w:rPr>
          <w:delText xml:space="preserve">cont</w:delText>
        </w:r>
      </w:del>
      <w:r w:rsidDel="00000000" w:rsidR="00000000" w:rsidRPr="00000000">
        <w:rPr>
          <w:rtl w:val="0"/>
        </w:rPr>
        <w:t xml:space="preserve">act_number"],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["Person_A", "student", "Dhaka", 1711111111 ],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["Person_B", "Teacher", "Dhaka", 1622222222 ],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["Person_C", "Instructor", "Sylhet", 18333333333 ],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["Person_D", "Class Captain", "Chittagong", 1944444444444 ]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with open("customer_file.csv", mode="w", newline="") as file: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writer = csv.writer(file)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writer.writerows(custom_dat)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student_result =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["stuend_name","student_result", "student_result_grade"],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["studentA", 60, "B"],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["studentB", 65, "B"],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["studentC", 85, "A"],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["studentD", 70, "A"],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["studentE", 50, "C"],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["studentF", 40, "C"],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["studentG", 55, "C"],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["studentH", 50, "C"],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["studentI", 10, "F"],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with open("students_result_file.csv", mode="w", newline="") as file: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writer = csv.writer(file)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writer.writerows(student_result)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data = pd.read_csv("students_result_file.csv")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data.head()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print(data[data['student_result_grade'] == 'C'])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print(data[data['student_result'] &lt;= 60])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Common Options for newline=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OptionﾠDescription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newline=NoneﾠDefault. Universal newline mode: all \n, \r\n, and \r are translated to \n on reading and back to system default on writing.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newline=''ﾠNo translation: newline characters are written and read as-is. Often used with csv to prevent extra blank lines on Windows.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newline='\n'ﾠUse only line feed. Suitable for Unix/Linux-style newlines.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newline='\r\n'ﾠUse carriage return + line feed. Standard for Windows text files.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newline='\r'ﾠUse carriage return only (classic Mac-style, rarely used today).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data = {"b": 22, "a": 100, "d": 46, "c": 89, "dfsdf": 78}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print(json.dumps(data, indent=2, sort_keys=True))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  "a": 1,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  "b":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01:55:22</w:t>
        <w:tab/>
        <w:t xml:space="preserve">Jaid Jashim:</w:t>
        <w:tab/>
        <w:t xml:space="preserve">import json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Step 1: Load JSON data from file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with open("output.json", "r", encoding="utf-8") as f: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data = json.load(f)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Step 2: Access specific values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print("Name:", data["name"])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print("Favorite food:", data["favorite_food"])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print("Microchipped:", data.get("microchipped"))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Step 3: Update some values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data["age"] += 2  # birthday!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data["favorite_food"] = "Burger"  # new favorite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data["last_vet_visit"] = "2025-07-20"  # updated visit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Step 4: Add new entries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data["disliked_fool"] =</w:t>
      </w:r>
      <w:del w:author="Farhan Hasin Khan" w:id="1" w:date="2025-06-01T21:07:03Z">
        <w:r w:rsidDel="00000000" w:rsidR="00000000" w:rsidRPr="00000000">
          <w:rPr>
            <w:rtl w:val="0"/>
          </w:rPr>
          <w:delText xml:space="preserve"> </w:delText>
        </w:r>
      </w:del>
      <w:r w:rsidDel="00000000" w:rsidR="00000000" w:rsidRPr="00000000">
        <w:rPr>
          <w:rtl w:val="0"/>
        </w:rPr>
        <w:t xml:space="preserve">"vegetables"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data["daily_study_hours"] = 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Step 5: Remove a key (if exists)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data.pop("likes_water", None)  # safely remove without error if not found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Step 6: Loop through all key-value pairs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print("\n🐶 Updated Dog Profile:")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key, value in data.items():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print(f"{key}: {value}")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Optional: Save the updated data back to file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with open("output_updated.json", "w", encoding="utf-8") as f: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json.dump(data, f, indent=2)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CaseﾠCSVﾠJSON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Tabular data (rows/columns)ﾠ✅ Yesﾠ❌ Not Ideal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Nested or structured dataﾠ❌ Noﾠ✅ Yes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communicationﾠ❌ Rareﾠ✅ Standard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Editable in Excelﾠ✅ Easyﾠ❌ Hard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configs/settingsﾠ❌ Not usedﾠ✅ Common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databasesﾠ✅ Simplerﾠ✅ Flexible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="312" w:lineRule="auto"/>
        <w:ind w:hanging="15"/>
        <w:jc w:val="center"/>
        <w:rPr>
          <w:color w:val="ff5722"/>
        </w:rPr>
      </w:pPr>
      <w:r w:rsidDel="00000000" w:rsidR="00000000" w:rsidRPr="00000000">
        <w:rPr/>
        <w:drawing>
          <wp:inline distB="114300" distT="114300" distL="114300" distR="114300">
            <wp:extent cx="2751336" cy="280988"/>
            <wp:effectExtent b="0" l="0" r="0" t="0"/>
            <wp:docPr descr="page break" id="2" name="image1.png"/>
            <a:graphic>
              <a:graphicData uri="http://schemas.openxmlformats.org/drawingml/2006/picture">
                <pic:pic>
                  <pic:nvPicPr>
                    <pic:cNvPr descr="page break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3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 w:hanging="15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b w:val="1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  <w:jc w:val="center"/>
    </w:pPr>
    <w:rPr>
      <w:rFonts w:ascii="Roboto Slab" w:cs="Roboto Slab" w:eastAsia="Roboto Slab" w:hAnsi="Roboto Slab"/>
      <w:color w:val="029ae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Roboto Slab" w:cs="Roboto Slab" w:eastAsia="Roboto Slab" w:hAnsi="Roboto Slab"/>
      <w:b w:val="1"/>
      <w:color w:val="63a60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Roboto Slab" w:cs="Roboto Slab" w:eastAsia="Roboto Slab" w:hAnsi="Roboto Slab"/>
      <w:b w:val="1"/>
      <w:color w:val="8bc34a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i w:val="1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